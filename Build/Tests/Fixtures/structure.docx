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 that must survive</w:t>
      </w:r>
    </w:p>
    <w:sdt>
      <w:sdtPr>
        <w:alias w:val="Content element 7"/>
        <w:tag w:val="typo3:content:7"/>
        <w:id w:val="1001"/>
        <w:lock w:val="sdtLocked"/>
      </w:sdtPr>
      <w:sdtContent>
        <w:p>
          <w:r>
            <w:t>Block content control, locked against deletion.</w:t>
          </w:r>
        </w:p>
      </w:sdtContent>
    </w:sdt>
    <w:sdt>
      <w:sdtPr>
        <w:alias w:val="Container"/>
        <w:tag w:val="typo3:container"/>
        <w:id w:val="1002"/>
      </w:sdtPr>
      <w:sdtContent>
        <w:p>
          <w:r>
            <w:t xml:space="preserve">Outer control with </w:t>
          </w:r>
          <w:sdt>
            <w:sdtPr>
              <w:alias w:val="Inline"/>
              <w:tag w:val="typo3:field:header"/>
              <w:id w:val="1003"/>
              <w:lock w:val="contentLocked"/>
            </w:sdtPr>
            <w:sdtContent>
              <w:r>
                <w:t>a nested inline control</w:t>
              </w:r>
            </w:sdtContent>
          </w:sdt>
          <w:r>
            <w:t>.</w:t>
          </w:r>
        </w:p>
      </w:sdtContent>
    </w:sdt>
    <w:p>
      <w:r>
        <w:t xml:space="preserve">Choose: </w:t>
      </w:r>
      <w:sdt>
        <w:sdtPr>
          <w:alias w:val="Choice"/>
          <w:tag w:val="typo3:choice"/>
          <w:id w:val="1004"/>
          <w:dropDownList>
            <w:listItem w:displayText="First" w:value="1"/>
            <w:listItem w:displayText="Second" w:value="2"/>
          </w:dropDownList>
        </w:sdtPr>
        <w:sdtContent>
          <w:r>
            <w:t>First</w:t>
          </w:r>
        </w:sdtContent>
      </w:sdt>
      <w:r>
        <w:t xml:space="preserve">, date: </w:t>
      </w:r>
      <w:sdt>
        <w:sdtPr>
          <w:alias w:val="Date"/>
          <w:tag w:val="typo3:date"/>
          <w:id w:val="1005"/>
          <w:date w:fullDate="2026-09-23T00:00:00Z">
            <w:dateFormat w:val="dd.MM.yyyy"/>
            <w:lid w:val="de-AT"/>
            <w:storeMappedDataAs w:val="dateTime"/>
            <w:calendar w:val="gregorian"/>
          </w:date>
        </w:sdtPr>
        <w:sdtContent>
          <w:r>
            <w:t>23.09.2026</w:t>
          </w:r>
        </w:sdtContent>
      </w:sdt>
      <w:r>
        <w:t xml:space="preserve">, done: </w:t>
      </w:r>
      <w:sdt>
        <w:sdtPr>
          <w:alias w:val="Done"/>
          <w:tag w:val="typo3:done"/>
          <w:id w:val="1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</w:p>
    <w:sdt>
      <w:sdtPr>
        <w:alias w:val="Bound title"/>
        <w:tag w:val="typo3:bound:title"/>
        <w:id w:val="1007"/>
        <w:dataBinding w:prefixMappings="xmlns:webcon='urn:webconsulting:typo3:page'" w:xpath="/webcon:page[1]/webcon:title[1]" w:storeItemID="{8B7C4A1E-2F3D-4C5B-9A6E-1D2C3B4A5F60}"/>
      </w:sdtPr>
      <w:sdtContent>
        <w:p>
          <w:r>
            <w:t>Round-trip page</w:t>
          </w:r>
        </w:p>
      </w:sdtContent>
    </w:sdt>
    <w:p>
      <w:bookmarkStart w:id="10" w:name="intro_range"/>
      <w:r>
        <w:t xml:space="preserve">A bookmark spans </w:t>
      </w:r>
      <w:r>
        <w:rPr>
          <w:b/>
        </w:rPr>
        <w:t>two runs</w:t>
      </w:r>
      <w:bookmarkEnd w:id="10"/>
      <w:r>
        <w:t xml:space="preserve"> and </w:t>
      </w:r>
      <w:hyperlink w:anchor="intro_range">
        <w:r>
          <w:rPr>
            <w:u w:val="single"/>
          </w:rPr>
          <w:t>links back</w:t>
        </w:r>
      </w:hyperlink>
      <w:r>
        <w:t>.</w:t>
      </w:r>
      <w:bookmarkStart w:id="11" w:name="_GoBack"/>
      <w:bookmarkEnd w:id="11"/>
    </w:p>
    <w:p>
      <w:r>
        <w:t xml:space="preserve">Tracked: </w:t>
      </w:r>
      <w:ins w:id="20" w:author="Editor A" w:date="2026-09-20T10:00:00Z">
        <w:r>
          <w:t>inserted words</w:t>
        </w:r>
      </w:ins>
      <w:r>
        <w:t xml:space="preserve"> and </w:t>
      </w:r>
      <w:del w:id="21" w:author="Editor B" w:date="2026-09-21T11:00:00Z">
        <w:r>
          <w:delText>deleted words</w:delText>
        </w:r>
      </w:del>
      <w:r>
        <w:t>.</w:t>
      </w:r>
    </w:p>
    <w:p>
      <w:r>
        <w:t>A sentence with a footnote</w:t>
      </w:r>
      <w:r>
        <w:rPr>
          <w:vertAlign w:val="superscript"/>
        </w:rPr>
        <w:footnoteReference w:id="1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 footnote that has to survive.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Relationship Id="rIdCustomXml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webcon:page xmlns:webcon="urn:webconsulting:typo3:page" uid="42" language="0">
  <webcon:title>Round-trip page</webcon:title>
  <webcon:content uid="7" CType="text"/>
</webcon:pag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7C4A1E-2F3D-4C5B-9A6E-1D2C3B4A5F60}">
  <ds:schemaRefs>
    <ds:schemaRef ds:uri="urn:webconsulting:typo3:p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Round-trip fixture: structure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o3PageUid">
    <vt:i4>42</vt:i4>
  </property>
  <property fmtid="{D5CDD505-2E9C-101B-9397-08002B2CF9AE}" pid="3" name="typo3Site">
    <vt:lpwstr>main</vt:lpwstr>
  </property>
</Properties>
</file>